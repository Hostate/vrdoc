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709F" w:rsidRDefault="00CE0C74">
      <w:pPr>
        <w:pStyle w:val="1"/>
      </w:pPr>
      <w:r>
        <w:t>实验设计</w:t>
      </w:r>
    </w:p>
    <w:p w:rsidR="0092709F" w:rsidRDefault="00CE0C74">
      <w:pPr>
        <w:pStyle w:val="a3"/>
      </w:pPr>
      <w:r>
        <w:t>2018.9</w:t>
      </w:r>
    </w:p>
    <w:p w:rsidR="0092709F" w:rsidRDefault="00CE0C74">
      <w:pPr>
        <w:pStyle w:val="2"/>
      </w:pPr>
      <w:r>
        <w:t>1. 研究目标</w:t>
      </w:r>
    </w:p>
    <w:p w:rsidR="0092709F" w:rsidRDefault="00CE0C74">
      <w:pPr>
        <w:pStyle w:val="a3"/>
      </w:pPr>
      <w:r>
        <w:t>本研究的目标在于探究在虚拟现实情境下，共</w:t>
      </w:r>
      <w:proofErr w:type="gramStart"/>
      <w:r>
        <w:t>情能力</w:t>
      </w:r>
      <w:proofErr w:type="gramEnd"/>
      <w:r>
        <w:t>和日常道德水平对个体做出电车难题抉择的影响。该影响包括做出选择的种类（救少数人/多数人）和选择的时间长度。并且对其前后测量情绪积极程度。以及两侧人数差对被试选择的影响。</w:t>
      </w:r>
    </w:p>
    <w:p w:rsidR="0092709F" w:rsidRDefault="00CE0C74">
      <w:pPr>
        <w:pStyle w:val="2"/>
      </w:pPr>
      <w:r>
        <w:t>2. 研究内容</w:t>
      </w:r>
    </w:p>
    <w:p w:rsidR="0092709F" w:rsidRDefault="00CE0C74">
      <w:pPr>
        <w:pStyle w:val="a3"/>
      </w:pPr>
      <w:r>
        <w:t>实验由几个部分组成：</w:t>
      </w:r>
    </w:p>
    <w:p w:rsidR="0092709F" w:rsidRDefault="00CE0C74">
      <w:pPr>
        <w:pStyle w:val="3"/>
      </w:pPr>
      <w:r>
        <w:t>2.1 前测</w:t>
      </w:r>
    </w:p>
    <w:p w:rsidR="0092709F" w:rsidRDefault="00CE0C74">
      <w:pPr>
        <w:pStyle w:val="a3"/>
      </w:pPr>
      <w:r>
        <w:t>PANAS量表测量被试当前情绪，并且测量日常道德行为量表和共</w:t>
      </w:r>
      <w:proofErr w:type="gramStart"/>
      <w:r>
        <w:t>情能力量表</w:t>
      </w:r>
      <w:proofErr w:type="gramEnd"/>
      <w:r>
        <w:t>。</w:t>
      </w:r>
    </w:p>
    <w:p w:rsidR="0092709F" w:rsidRDefault="00CE0C74">
      <w:pPr>
        <w:pStyle w:val="3"/>
      </w:pPr>
      <w:r>
        <w:t>2.2 虚拟现实</w:t>
      </w:r>
    </w:p>
    <w:p w:rsidR="0092709F" w:rsidRDefault="00CE0C74">
      <w:pPr>
        <w:pStyle w:val="a3"/>
      </w:pPr>
      <w:r>
        <w:t>让被试进入虚拟现实情景。目前的实验设计如下：</w:t>
      </w:r>
    </w:p>
    <w:p w:rsidR="0092709F" w:rsidRDefault="00CE0C74">
      <w:pPr>
        <w:pStyle w:val="4"/>
      </w:pPr>
      <w:r>
        <w:t>2.2.1 练习</w:t>
      </w:r>
    </w:p>
    <w:p w:rsidR="0092709F" w:rsidRDefault="00CE0C74">
      <w:pPr>
        <w:pStyle w:val="a3"/>
      </w:pPr>
      <w:r>
        <w:t>被试熟悉虚拟现实环境和操纵杆操作方法。</w:t>
      </w:r>
    </w:p>
    <w:p w:rsidR="0092709F" w:rsidRDefault="00CE0C74">
      <w:pPr>
        <w:pStyle w:val="4"/>
      </w:pPr>
      <w:r>
        <w:t>2.2.2 电车实验</w:t>
      </w:r>
    </w:p>
    <w:p w:rsidR="0092709F" w:rsidRDefault="00CE0C74">
      <w:pPr>
        <w:pStyle w:val="a3"/>
      </w:pPr>
      <w:r>
        <w:t>实验准备四类场景</w:t>
      </w:r>
    </w:p>
    <w:p w:rsidR="0092709F" w:rsidRDefault="00CE0C74">
      <w:pPr>
        <w:numPr>
          <w:ilvl w:val="0"/>
          <w:numId w:val="1"/>
        </w:numPr>
        <w:spacing w:before="100" w:beforeAutospacing="1" w:after="100" w:afterAutospacing="1"/>
      </w:pPr>
      <w:r>
        <w:t>右侧5人，左侧0人</w:t>
      </w:r>
    </w:p>
    <w:p w:rsidR="0092709F" w:rsidRDefault="00CE0C74">
      <w:pPr>
        <w:numPr>
          <w:ilvl w:val="0"/>
          <w:numId w:val="1"/>
        </w:numPr>
        <w:spacing w:before="100" w:beforeAutospacing="1" w:after="100" w:afterAutospacing="1"/>
      </w:pPr>
      <w:r>
        <w:t>右侧5人，左侧2人</w:t>
      </w:r>
    </w:p>
    <w:p w:rsidR="0092709F" w:rsidRDefault="00CE0C74">
      <w:pPr>
        <w:numPr>
          <w:ilvl w:val="0"/>
          <w:numId w:val="1"/>
        </w:numPr>
        <w:spacing w:before="100" w:beforeAutospacing="1" w:after="100" w:afterAutospacing="1"/>
      </w:pPr>
      <w:r>
        <w:t>右侧5人，左侧4人</w:t>
      </w:r>
    </w:p>
    <w:p w:rsidR="0092709F" w:rsidRDefault="00CE0C74">
      <w:pPr>
        <w:numPr>
          <w:ilvl w:val="0"/>
          <w:numId w:val="1"/>
        </w:numPr>
        <w:spacing w:before="100" w:beforeAutospacing="1" w:after="100" w:afterAutospacing="1"/>
      </w:pPr>
      <w:r>
        <w:t>右侧1人，左侧5人</w:t>
      </w:r>
    </w:p>
    <w:p w:rsidR="0092709F" w:rsidRDefault="00CE0C74">
      <w:pPr>
        <w:pStyle w:val="a3"/>
      </w:pPr>
      <w:r>
        <w:t>每个场景出现三次，前三个用于计算被试做出的选择和平均时间，观察三种场景中被试做出选择的时间是否与被杀的人数有关。场景4用于在实验后检验被试是否有认真进行实验和选择（认真做的被试不会在场景4中改变汽车运行方向）。</w:t>
      </w:r>
    </w:p>
    <w:p w:rsidR="0092709F" w:rsidRDefault="00CE0C74">
      <w:pPr>
        <w:pStyle w:val="3"/>
      </w:pPr>
      <w:r>
        <w:t>2.3 后侧</w:t>
      </w:r>
    </w:p>
    <w:p w:rsidR="0092709F" w:rsidRDefault="00CE0C74">
      <w:pPr>
        <w:pStyle w:val="a3"/>
      </w:pPr>
      <w:r>
        <w:t>用PANAS测量被试的实验后情绪</w:t>
      </w:r>
    </w:p>
    <w:p w:rsidR="0092709F" w:rsidRDefault="00CE0C74">
      <w:pPr>
        <w:pStyle w:val="2"/>
      </w:pPr>
      <w:r>
        <w:lastRenderedPageBreak/>
        <w:t>3. 创新</w:t>
      </w:r>
    </w:p>
    <w:p w:rsidR="0092709F" w:rsidRDefault="00CE0C74">
      <w:pPr>
        <w:numPr>
          <w:ilvl w:val="0"/>
          <w:numId w:val="2"/>
        </w:numPr>
        <w:spacing w:before="100" w:beforeAutospacing="1" w:after="100" w:afterAutospacing="1"/>
      </w:pPr>
      <w:r>
        <w:t>用可变化的被杀人物数，来探究不同被杀人数对被试时间选择和选择时间的影响。</w:t>
      </w:r>
    </w:p>
    <w:p w:rsidR="0092709F" w:rsidRDefault="00CE0C74">
      <w:pPr>
        <w:numPr>
          <w:ilvl w:val="0"/>
          <w:numId w:val="2"/>
        </w:numPr>
        <w:spacing w:before="100" w:beforeAutospacing="1" w:after="100" w:afterAutospacing="1"/>
      </w:pPr>
      <w:r>
        <w:t>加入了检验被试的场景</w:t>
      </w:r>
    </w:p>
    <w:p w:rsidR="0092709F" w:rsidRDefault="00CE0C74">
      <w:pPr>
        <w:numPr>
          <w:ilvl w:val="0"/>
          <w:numId w:val="2"/>
        </w:numPr>
        <w:spacing w:before="100" w:beforeAutospacing="1" w:after="100" w:afterAutospacing="1"/>
      </w:pPr>
      <w:r>
        <w:t>考虑了共</w:t>
      </w:r>
      <w:proofErr w:type="gramStart"/>
      <w:r>
        <w:t>情能力</w:t>
      </w:r>
      <w:proofErr w:type="gramEnd"/>
      <w:r>
        <w:t>和日常道德水平的因素，探究其是否会对被试的选择产生影响。以及被试在实验前后的情绪变化。</w:t>
      </w:r>
    </w:p>
    <w:p w:rsidR="0092709F" w:rsidRDefault="00CE0C74">
      <w:pPr>
        <w:numPr>
          <w:ilvl w:val="0"/>
          <w:numId w:val="2"/>
        </w:numPr>
        <w:spacing w:before="100" w:beforeAutospacing="1" w:after="100" w:afterAutospacing="1"/>
      </w:pPr>
      <w:r>
        <w:t>根据前人研究，被试一般会进行功利性选择，而本实验尝试将功利性选择进行细分，探究不同的功利性选择之间的不同（包括选择的时间和不同人数对功利性选择的影响）。</w:t>
      </w:r>
    </w:p>
    <w:p w:rsidR="0092709F" w:rsidRDefault="00FC7A84">
      <w:r>
        <w:pict>
          <v:rect id="_x0000_i1025" style="width:0;height:1.5pt" o:hralign="center" o:hrstd="t" o:hr="t" fillcolor="#a0a0a0" stroked="f"/>
        </w:pict>
      </w:r>
    </w:p>
    <w:p w:rsidR="00CE0C74" w:rsidRDefault="00CE0C74">
      <w:pPr>
        <w:pStyle w:val="a3"/>
      </w:pPr>
      <w:r>
        <w:t>此外，还有一个可选的实验步骤，就是加入文字</w:t>
      </w:r>
      <w:proofErr w:type="gramStart"/>
      <w:r>
        <w:t>描述组</w:t>
      </w:r>
      <w:proofErr w:type="gramEnd"/>
      <w:r>
        <w:t>/虚拟现实组的对比，探究实验前后两组之间PANAS情绪测量的差别。是否加入此步骤还希望能和老师进一步探讨。</w:t>
      </w:r>
    </w:p>
    <w:p w:rsidR="00407CFA" w:rsidRDefault="00407CFA">
      <w:pPr>
        <w:pStyle w:val="a3"/>
      </w:pPr>
    </w:p>
    <w:p w:rsidR="00407CFA" w:rsidRDefault="00407CFA">
      <w:pPr>
        <w:pStyle w:val="a3"/>
      </w:pPr>
    </w:p>
    <w:p w:rsidR="00407CFA" w:rsidRDefault="00407CFA">
      <w:pPr>
        <w:pStyle w:val="a3"/>
      </w:pPr>
    </w:p>
    <w:p w:rsidR="00407CFA" w:rsidRDefault="00407CFA">
      <w:pPr>
        <w:pStyle w:val="a3"/>
        <w:rPr>
          <w:ins w:id="0" w:author="Jerry Li" w:date="2018-09-23T15:27:00Z"/>
        </w:rPr>
      </w:pPr>
      <w:ins w:id="1" w:author="Jerry Li" w:date="2018-09-23T15:27:00Z">
        <w:r>
          <w:rPr>
            <w:rFonts w:hint="eastAsia"/>
          </w:rPr>
          <w:t>建议从研究设计的思路上展开叙述</w:t>
        </w:r>
      </w:ins>
    </w:p>
    <w:p w:rsidR="00A84D79" w:rsidRDefault="00A84D79">
      <w:pPr>
        <w:pStyle w:val="a3"/>
        <w:rPr>
          <w:ins w:id="2" w:author="Jerry Li" w:date="2018-09-23T15:37:00Z"/>
          <w:rFonts w:hint="eastAsia"/>
        </w:rPr>
      </w:pPr>
      <w:ins w:id="3" w:author="Jerry Li" w:date="2018-09-23T15:37:00Z">
        <w:r>
          <w:rPr>
            <w:rFonts w:hint="eastAsia"/>
          </w:rPr>
          <w:t>背景：</w:t>
        </w:r>
      </w:ins>
    </w:p>
    <w:p w:rsidR="00407CFA" w:rsidRDefault="00407CFA">
      <w:pPr>
        <w:pStyle w:val="a3"/>
        <w:rPr>
          <w:ins w:id="4" w:author="Jerry Li" w:date="2018-09-23T15:37:00Z"/>
        </w:rPr>
      </w:pPr>
      <w:ins w:id="5" w:author="Jerry Li" w:date="2018-09-23T15:27:00Z">
        <w:r>
          <w:rPr>
            <w:rFonts w:hint="eastAsia"/>
          </w:rPr>
          <w:t>先前已经有研究探讨</w:t>
        </w:r>
      </w:ins>
      <w:ins w:id="6" w:author="Jerry Li" w:date="2018-09-23T15:28:00Z">
        <w:r>
          <w:rPr>
            <w:rFonts w:hint="eastAsia"/>
          </w:rPr>
          <w:t>共情能力、日常道德水平和</w:t>
        </w:r>
      </w:ins>
      <w:ins w:id="7" w:author="Jerry Li" w:date="2018-09-23T15:29:00Z">
        <w:r>
          <w:rPr>
            <w:rFonts w:hint="eastAsia"/>
          </w:rPr>
          <w:t>场景中人数比例对被试在电车困境这样的道德场景中决策行为的影响，</w:t>
        </w:r>
      </w:ins>
      <w:ins w:id="8" w:author="Jerry Li" w:date="2018-09-23T15:30:00Z">
        <w:r>
          <w:rPr>
            <w:rFonts w:hint="eastAsia"/>
          </w:rPr>
          <w:t>得出XXX结论。然而这些研究多是以文本形式呈现</w:t>
        </w:r>
      </w:ins>
      <w:ins w:id="9" w:author="Jerry Li" w:date="2018-09-23T15:31:00Z">
        <w:r>
          <w:rPr>
            <w:rFonts w:hint="eastAsia"/>
          </w:rPr>
          <w:t>道德场景的，与</w:t>
        </w:r>
      </w:ins>
      <w:ins w:id="10" w:author="Jerry Li" w:date="2018-09-23T15:32:00Z">
        <w:r>
          <w:rPr>
            <w:rFonts w:hint="eastAsia"/>
          </w:rPr>
          <w:t>人们在日常中体验区别较大，被试的卷入程度偏低。这是传统道德困境最为诟病的地方</w:t>
        </w:r>
      </w:ins>
      <w:ins w:id="11" w:author="Jerry Li" w:date="2018-09-23T15:33:00Z">
        <w:r w:rsidR="00BF6311">
          <w:rPr>
            <w:rFonts w:hint="eastAsia"/>
          </w:rPr>
          <w:t>。尽管如此，在现实世界中造成伤害的实验</w:t>
        </w:r>
      </w:ins>
      <w:ins w:id="12" w:author="Jerry Li" w:date="2018-09-23T15:34:00Z">
        <w:r w:rsidR="00BF6311">
          <w:rPr>
            <w:rFonts w:hint="eastAsia"/>
          </w:rPr>
          <w:t>不符合伦理道德，是无法实施的。虚拟现实在一定程度上可为受测者创造一个类似真实世界的环境，形成更</w:t>
        </w:r>
      </w:ins>
      <w:ins w:id="13" w:author="Jerry Li" w:date="2018-09-23T15:35:00Z">
        <w:r w:rsidR="00BF6311">
          <w:rPr>
            <w:rFonts w:hint="eastAsia"/>
          </w:rPr>
          <w:t>强烈的卷入体验。本研究希望在虚拟现实情景中探讨</w:t>
        </w:r>
        <w:r w:rsidR="00BF6311">
          <w:rPr>
            <w:rFonts w:hint="eastAsia"/>
          </w:rPr>
          <w:t>共情能力、日常道德水平和场景中人数比例对被试在电车困境这样的道德场景中决策行为的影响</w:t>
        </w:r>
        <w:r w:rsidR="00BF6311">
          <w:rPr>
            <w:rFonts w:hint="eastAsia"/>
          </w:rPr>
          <w:t>，并与传统文本</w:t>
        </w:r>
      </w:ins>
      <w:ins w:id="14" w:author="Jerry Li" w:date="2018-09-23T15:36:00Z">
        <w:r w:rsidR="00BF6311">
          <w:rPr>
            <w:rFonts w:hint="eastAsia"/>
          </w:rPr>
          <w:t>呈现的形式中决策行为进行比较。</w:t>
        </w:r>
      </w:ins>
    </w:p>
    <w:p w:rsidR="00A84D79" w:rsidRDefault="00A84D79">
      <w:pPr>
        <w:pStyle w:val="a3"/>
        <w:rPr>
          <w:ins w:id="15" w:author="Jerry Li" w:date="2018-09-23T15:37:00Z"/>
        </w:rPr>
      </w:pPr>
      <w:ins w:id="16" w:author="Jerry Li" w:date="2018-09-23T15:38:00Z">
        <w:r>
          <w:rPr>
            <w:rFonts w:hint="eastAsia"/>
          </w:rPr>
          <w:t>研究问题及假设：</w:t>
        </w:r>
      </w:ins>
    </w:p>
    <w:p w:rsidR="00C85E1E" w:rsidRDefault="00C85E1E">
      <w:pPr>
        <w:pStyle w:val="a3"/>
        <w:rPr>
          <w:ins w:id="17" w:author="Jerry Li" w:date="2018-09-23T15:38:00Z"/>
          <w:rFonts w:hint="eastAsia"/>
        </w:rPr>
      </w:pPr>
      <w:ins w:id="18" w:author="Jerry Li" w:date="2018-09-23T15:37:00Z">
        <w:r>
          <w:rPr>
            <w:rFonts w:hint="eastAsia"/>
          </w:rPr>
          <w:t>探讨</w:t>
        </w:r>
        <w:r>
          <w:rPr>
            <w:rFonts w:hint="eastAsia"/>
          </w:rPr>
          <w:t>共情能力、日常道德水平和场景中人数比例对被试在电车困境这样的道德场景中决策行为的影响</w:t>
        </w:r>
        <w:r>
          <w:rPr>
            <w:rFonts w:hint="eastAsia"/>
          </w:rPr>
          <w:t>是否收到呈现方式的调节作用</w:t>
        </w:r>
      </w:ins>
      <w:ins w:id="19" w:author="Jerry Li" w:date="2018-09-23T15:38:00Z">
        <w:r w:rsidR="00A84D79">
          <w:rPr>
            <w:rFonts w:hint="eastAsia"/>
          </w:rPr>
          <w:t>。假设在虚拟现实呈现下，这些变量之间的关系更为紧密。</w:t>
        </w:r>
      </w:ins>
      <w:ins w:id="20" w:author="Jerry Li" w:date="2018-09-23T15:40:00Z">
        <w:r w:rsidR="00820CC0">
          <w:rPr>
            <w:rFonts w:hint="eastAsia"/>
          </w:rPr>
          <w:t>同时体验到的情绪起到中介作用。</w:t>
        </w:r>
      </w:ins>
      <w:ins w:id="21" w:author="Jerry Li" w:date="2018-09-23T15:45:00Z">
        <w:r w:rsidR="00FC7A84">
          <w:rPr>
            <w:rFonts w:hint="eastAsia"/>
          </w:rPr>
          <w:t>（这个主题选择需再确认一下？）</w:t>
        </w:r>
      </w:ins>
    </w:p>
    <w:p w:rsidR="00FC7A84" w:rsidRDefault="00FC7A84">
      <w:pPr>
        <w:pStyle w:val="a3"/>
        <w:rPr>
          <w:ins w:id="22" w:author="Jerry Li" w:date="2018-09-23T15:38:00Z"/>
          <w:rFonts w:hint="eastAsia"/>
        </w:rPr>
      </w:pPr>
    </w:p>
    <w:p w:rsidR="00A84D79" w:rsidRDefault="00A84D79">
      <w:pPr>
        <w:pStyle w:val="a3"/>
        <w:rPr>
          <w:ins w:id="23" w:author="Jerry Li" w:date="2018-09-23T15:39:00Z"/>
        </w:rPr>
      </w:pPr>
      <w:ins w:id="24" w:author="Jerry Li" w:date="2018-09-23T15:38:00Z">
        <w:r>
          <w:rPr>
            <w:rFonts w:hint="eastAsia"/>
          </w:rPr>
          <w:lastRenderedPageBreak/>
          <w:t>研究</w:t>
        </w:r>
      </w:ins>
      <w:ins w:id="25" w:author="Jerry Li" w:date="2018-09-23T15:39:00Z">
        <w:r>
          <w:rPr>
            <w:rFonts w:hint="eastAsia"/>
          </w:rPr>
          <w:t>设计：</w:t>
        </w:r>
      </w:ins>
    </w:p>
    <w:p w:rsidR="00A84D79" w:rsidRDefault="00A84D79">
      <w:pPr>
        <w:pStyle w:val="a3"/>
        <w:rPr>
          <w:ins w:id="26" w:author="Jerry Li" w:date="2018-09-23T15:48:00Z"/>
        </w:rPr>
      </w:pPr>
      <w:ins w:id="27" w:author="Jerry Li" w:date="2018-09-23T15:39:00Z">
        <w:r>
          <w:rPr>
            <w:rFonts w:hint="eastAsia"/>
          </w:rPr>
          <w:t>采用</w:t>
        </w:r>
      </w:ins>
      <w:ins w:id="28" w:author="Jerry Li" w:date="2018-09-23T15:41:00Z">
        <w:r w:rsidR="00820CC0">
          <w:rPr>
            <w:rFonts w:hint="eastAsia"/>
          </w:rPr>
          <w:t>单因素两水平完全随机实验设计，</w:t>
        </w:r>
      </w:ins>
      <w:ins w:id="29" w:author="Jerry Li" w:date="2018-09-23T15:39:00Z">
        <w:r>
          <w:rPr>
            <w:rFonts w:hint="eastAsia"/>
          </w:rPr>
          <w:t xml:space="preserve">呈现方式：虚拟现实 </w:t>
        </w:r>
        <w:r>
          <w:t xml:space="preserve">vs. </w:t>
        </w:r>
        <w:r>
          <w:rPr>
            <w:rFonts w:hint="eastAsia"/>
          </w:rPr>
          <w:t>文本方式</w:t>
        </w:r>
      </w:ins>
      <w:ins w:id="30" w:author="Jerry Li" w:date="2018-09-23T15:41:00Z">
        <w:r w:rsidR="00820CC0">
          <w:rPr>
            <w:rFonts w:hint="eastAsia"/>
          </w:rPr>
          <w:t>，被试被随机</w:t>
        </w:r>
      </w:ins>
      <w:ins w:id="31" w:author="Jerry Li" w:date="2018-09-23T15:42:00Z">
        <w:r w:rsidR="00820CC0">
          <w:rPr>
            <w:rFonts w:hint="eastAsia"/>
          </w:rPr>
          <w:t>分配到</w:t>
        </w:r>
      </w:ins>
      <w:ins w:id="32" w:author="Jerry Li" w:date="2018-09-23T15:45:00Z">
        <w:r w:rsidR="00FC7A84">
          <w:rPr>
            <w:rFonts w:hint="eastAsia"/>
          </w:rPr>
          <w:t>这两种实验条件</w:t>
        </w:r>
      </w:ins>
      <w:ins w:id="33" w:author="Jerry Li" w:date="2018-09-23T15:46:00Z">
        <w:r w:rsidR="00FC7A84">
          <w:rPr>
            <w:rFonts w:hint="eastAsia"/>
          </w:rPr>
          <w:t>。所有被试</w:t>
        </w:r>
        <w:proofErr w:type="gramStart"/>
        <w:r w:rsidR="00FC7A84">
          <w:rPr>
            <w:rFonts w:hint="eastAsia"/>
          </w:rPr>
          <w:t>接收共</w:t>
        </w:r>
        <w:proofErr w:type="gramEnd"/>
        <w:r w:rsidR="00FC7A84">
          <w:rPr>
            <w:rFonts w:hint="eastAsia"/>
          </w:rPr>
          <w:t>情水平、日常道德水平的测量，在实验前后还完成</w:t>
        </w:r>
      </w:ins>
      <w:ins w:id="34" w:author="Jerry Li" w:date="2018-09-23T15:47:00Z">
        <w:r w:rsidR="00FC7A84">
          <w:rPr>
            <w:rFonts w:hint="eastAsia"/>
          </w:rPr>
          <w:t>正负性情绪量表。</w:t>
        </w:r>
      </w:ins>
    </w:p>
    <w:p w:rsidR="00FC7A84" w:rsidRDefault="00FC7A84">
      <w:pPr>
        <w:pStyle w:val="a3"/>
        <w:rPr>
          <w:ins w:id="35" w:author="Jerry Li" w:date="2018-09-23T15:48:00Z"/>
          <w:rFonts w:hint="eastAsia"/>
        </w:rPr>
      </w:pPr>
      <w:ins w:id="36" w:author="Jerry Li" w:date="2018-09-23T15:48:00Z">
        <w:r>
          <w:rPr>
            <w:rFonts w:hint="eastAsia"/>
          </w:rPr>
          <w:t>自变量：</w:t>
        </w:r>
      </w:ins>
      <w:ins w:id="37" w:author="Jerry Li" w:date="2018-09-23T15:49:00Z">
        <w:r>
          <w:rPr>
            <w:rFonts w:hint="eastAsia"/>
          </w:rPr>
          <w:t>呈现方式、</w:t>
        </w:r>
        <w:r>
          <w:rPr>
            <w:rFonts w:hint="eastAsia"/>
          </w:rPr>
          <w:t>共情水平、日常道德水平</w:t>
        </w:r>
        <w:r>
          <w:rPr>
            <w:rFonts w:hint="eastAsia"/>
          </w:rPr>
          <w:t>、人数比例</w:t>
        </w:r>
      </w:ins>
    </w:p>
    <w:p w:rsidR="00FC7A84" w:rsidRDefault="00FC7A84">
      <w:pPr>
        <w:pStyle w:val="a3"/>
        <w:rPr>
          <w:ins w:id="38" w:author="Jerry Li" w:date="2018-09-23T15:47:00Z"/>
          <w:rFonts w:hint="eastAsia"/>
        </w:rPr>
      </w:pPr>
      <w:ins w:id="39" w:author="Jerry Li" w:date="2018-09-23T15:48:00Z">
        <w:r>
          <w:rPr>
            <w:rFonts w:hint="eastAsia"/>
          </w:rPr>
          <w:t>因变量：做出选择的时间和</w:t>
        </w:r>
      </w:ins>
      <w:ins w:id="40" w:author="Jerry Li" w:date="2018-09-23T15:49:00Z">
        <w:r>
          <w:rPr>
            <w:rFonts w:hint="eastAsia"/>
          </w:rPr>
          <w:t>选项</w:t>
        </w:r>
      </w:ins>
    </w:p>
    <w:p w:rsidR="00FC7A84" w:rsidRDefault="00FC7A84">
      <w:pPr>
        <w:pStyle w:val="a3"/>
        <w:rPr>
          <w:ins w:id="41" w:author="Jerry Li" w:date="2018-09-23T15:47:00Z"/>
        </w:rPr>
      </w:pPr>
    </w:p>
    <w:p w:rsidR="00FC7A84" w:rsidRDefault="00FC7A84">
      <w:pPr>
        <w:pStyle w:val="a3"/>
        <w:rPr>
          <w:ins w:id="42" w:author="Jerry Li" w:date="2018-09-23T15:47:00Z"/>
        </w:rPr>
      </w:pPr>
    </w:p>
    <w:p w:rsidR="00FC7A84" w:rsidRDefault="00FC7A84">
      <w:pPr>
        <w:pStyle w:val="a3"/>
        <w:rPr>
          <w:ins w:id="43" w:author="Jerry Li" w:date="2018-09-23T15:47:00Z"/>
        </w:rPr>
      </w:pPr>
      <w:ins w:id="44" w:author="Jerry Li" w:date="2018-09-23T15:47:00Z">
        <w:r>
          <w:rPr>
            <w:rFonts w:hint="eastAsia"/>
          </w:rPr>
          <w:t>关键问题：</w:t>
        </w:r>
      </w:ins>
    </w:p>
    <w:p w:rsidR="00FC7A84" w:rsidRDefault="00FC7A84">
      <w:pPr>
        <w:pStyle w:val="a3"/>
        <w:rPr>
          <w:ins w:id="45" w:author="Jerry Li" w:date="2018-09-23T15:49:00Z"/>
        </w:rPr>
      </w:pPr>
      <w:ins w:id="46" w:author="Jerry Li" w:date="2018-09-23T15:47:00Z">
        <w:r>
          <w:rPr>
            <w:rFonts w:hint="eastAsia"/>
          </w:rPr>
          <w:t>（1）</w:t>
        </w:r>
      </w:ins>
      <w:ins w:id="47" w:author="Jerry Li" w:date="2018-09-23T15:49:00Z">
        <w:r>
          <w:rPr>
            <w:rFonts w:hint="eastAsia"/>
          </w:rPr>
          <w:t>这些变量间的研究基础如何？</w:t>
        </w:r>
      </w:ins>
    </w:p>
    <w:p w:rsidR="00FC7A84" w:rsidRPr="00FC7A84" w:rsidRDefault="00FC7A84">
      <w:pPr>
        <w:pStyle w:val="a3"/>
        <w:rPr>
          <w:ins w:id="48" w:author="Jerry Li" w:date="2018-09-23T15:47:00Z"/>
          <w:rFonts w:hint="eastAsia"/>
        </w:rPr>
      </w:pPr>
      <w:ins w:id="49" w:author="Jerry Li" w:date="2018-09-23T15:49:00Z">
        <w:r>
          <w:rPr>
            <w:rFonts w:hint="eastAsia"/>
          </w:rPr>
          <w:t>（2）</w:t>
        </w:r>
      </w:ins>
      <w:ins w:id="50" w:author="Jerry Li" w:date="2018-09-23T15:50:00Z">
        <w:r>
          <w:rPr>
            <w:rFonts w:hint="eastAsia"/>
          </w:rPr>
          <w:t>被杀人数比例的变化是否有更好的分类？</w:t>
        </w:r>
      </w:ins>
    </w:p>
    <w:p w:rsidR="00FC7A84" w:rsidRDefault="00FC7A84">
      <w:pPr>
        <w:pStyle w:val="a3"/>
        <w:rPr>
          <w:ins w:id="51" w:author="Jerry Li" w:date="2018-09-23T15:47:00Z"/>
        </w:rPr>
      </w:pPr>
    </w:p>
    <w:p w:rsidR="00FC7A84" w:rsidRDefault="00FC7A84">
      <w:pPr>
        <w:pStyle w:val="a3"/>
        <w:rPr>
          <w:ins w:id="52" w:author="Jerry Li" w:date="2018-09-23T15:47:00Z"/>
        </w:rPr>
      </w:pPr>
    </w:p>
    <w:p w:rsidR="00FC7A84" w:rsidRDefault="00FC7A84">
      <w:pPr>
        <w:pStyle w:val="a3"/>
        <w:rPr>
          <w:ins w:id="53" w:author="Jerry Li" w:date="2018-09-23T15:37:00Z"/>
          <w:rFonts w:hint="eastAsia"/>
        </w:rPr>
      </w:pPr>
      <w:bookmarkStart w:id="54" w:name="_GoBack"/>
      <w:bookmarkEnd w:id="54"/>
    </w:p>
    <w:p w:rsidR="00C85E1E" w:rsidRDefault="00C85E1E">
      <w:pPr>
        <w:pStyle w:val="a3"/>
        <w:rPr>
          <w:ins w:id="55" w:author="Jerry Li" w:date="2018-09-23T15:37:00Z"/>
        </w:rPr>
      </w:pPr>
    </w:p>
    <w:p w:rsidR="00C85E1E" w:rsidRDefault="00C85E1E">
      <w:pPr>
        <w:pStyle w:val="a3"/>
        <w:rPr>
          <w:ins w:id="56" w:author="Jerry Li" w:date="2018-09-23T15:36:00Z"/>
          <w:rFonts w:hint="eastAsia"/>
        </w:rPr>
      </w:pPr>
    </w:p>
    <w:p w:rsidR="00BF6311" w:rsidRDefault="00BF6311">
      <w:pPr>
        <w:pStyle w:val="a3"/>
        <w:rPr>
          <w:ins w:id="57" w:author="Jerry Li" w:date="2018-09-23T15:36:00Z"/>
        </w:rPr>
      </w:pPr>
    </w:p>
    <w:p w:rsidR="00BF6311" w:rsidRDefault="00BF6311">
      <w:pPr>
        <w:pStyle w:val="a3"/>
        <w:rPr>
          <w:ins w:id="58" w:author="Jerry Li" w:date="2018-09-23T15:31:00Z"/>
          <w:rFonts w:hint="eastAsia"/>
        </w:rPr>
      </w:pPr>
    </w:p>
    <w:p w:rsidR="00407CFA" w:rsidRDefault="00407CFA">
      <w:pPr>
        <w:pStyle w:val="a3"/>
        <w:rPr>
          <w:ins w:id="59" w:author="Jerry Li" w:date="2018-09-23T15:31:00Z"/>
        </w:rPr>
      </w:pPr>
    </w:p>
    <w:p w:rsidR="00407CFA" w:rsidRDefault="00407CFA">
      <w:pPr>
        <w:pStyle w:val="a3"/>
        <w:rPr>
          <w:rFonts w:hint="eastAsia"/>
        </w:rPr>
      </w:pPr>
    </w:p>
    <w:sectPr w:rsidR="00407CFA">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9F5680"/>
    <w:multiLevelType w:val="multilevel"/>
    <w:tmpl w:val="4F82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C50C8B"/>
    <w:multiLevelType w:val="multilevel"/>
    <w:tmpl w:val="DE561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erry Li">
    <w15:presenceInfo w15:providerId="Windows Live" w15:userId="88931430aa4299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trackRevisions/>
  <w:defaultTabStop w:val="4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F1A"/>
    <w:rsid w:val="00407CFA"/>
    <w:rsid w:val="00701F1A"/>
    <w:rsid w:val="00820CC0"/>
    <w:rsid w:val="0092709F"/>
    <w:rsid w:val="00A84D79"/>
    <w:rsid w:val="00BF6311"/>
    <w:rsid w:val="00C85E1E"/>
    <w:rsid w:val="00CE0C74"/>
    <w:rsid w:val="00FC7A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48F4752-93B9-48BA-B395-51748982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eastAsia="宋体" w:hAnsi="宋体" w:cs="宋体"/>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100" w:beforeAutospacing="1" w:after="100" w:afterAutospacing="1"/>
      <w:outlineLvl w:val="1"/>
    </w:pPr>
    <w:rPr>
      <w:b/>
      <w:bCs/>
      <w:sz w:val="36"/>
      <w:szCs w:val="36"/>
    </w:rPr>
  </w:style>
  <w:style w:type="paragraph" w:styleId="3">
    <w:name w:val="heading 3"/>
    <w:basedOn w:val="a"/>
    <w:link w:val="3Char"/>
    <w:uiPriority w:val="9"/>
    <w:qFormat/>
    <w:pPr>
      <w:spacing w:before="100" w:beforeAutospacing="1" w:after="100" w:afterAutospacing="1"/>
      <w:outlineLvl w:val="2"/>
    </w:pPr>
    <w:rPr>
      <w:b/>
      <w:bCs/>
      <w:sz w:val="27"/>
      <w:szCs w:val="27"/>
    </w:rPr>
  </w:style>
  <w:style w:type="paragraph" w:styleId="4">
    <w:name w:val="heading 4"/>
    <w:basedOn w:val="a"/>
    <w:link w:val="4Char"/>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Char">
    <w:name w:val="标题 1 Char"/>
    <w:basedOn w:val="a0"/>
    <w:link w:val="1"/>
    <w:uiPriority w:val="9"/>
    <w:rPr>
      <w:rFonts w:ascii="宋体" w:eastAsia="宋体" w:hAnsi="宋体" w:cs="宋体"/>
      <w:b/>
      <w:bCs/>
      <w:kern w:val="44"/>
      <w:sz w:val="44"/>
      <w:szCs w:val="44"/>
    </w:rPr>
  </w:style>
  <w:style w:type="paragraph" w:styleId="a3">
    <w:name w:val="Normal (Web)"/>
    <w:basedOn w:val="a"/>
    <w:uiPriority w:val="99"/>
    <w:semiHidden/>
    <w:unhideWhenUsed/>
    <w:pPr>
      <w:spacing w:before="100" w:beforeAutospacing="1" w:after="100" w:afterAutospacing="1"/>
    </w:pPr>
  </w:style>
  <w:style w:type="character" w:customStyle="1" w:styleId="2Char">
    <w:name w:val="标题 2 Char"/>
    <w:basedOn w:val="a0"/>
    <w:link w:val="2"/>
    <w:uiPriority w:val="9"/>
    <w:semiHidden/>
    <w:rPr>
      <w:rFonts w:asciiTheme="majorHAnsi" w:eastAsiaTheme="majorEastAsia" w:hAnsiTheme="majorHAnsi" w:cstheme="majorBidi"/>
      <w:b/>
      <w:bCs/>
      <w:sz w:val="32"/>
      <w:szCs w:val="32"/>
    </w:rPr>
  </w:style>
  <w:style w:type="character" w:customStyle="1" w:styleId="3Char">
    <w:name w:val="标题 3 Char"/>
    <w:basedOn w:val="a0"/>
    <w:link w:val="3"/>
    <w:uiPriority w:val="9"/>
    <w:semiHidden/>
    <w:rPr>
      <w:rFonts w:ascii="宋体" w:eastAsia="宋体" w:hAnsi="宋体" w:cs="宋体"/>
      <w:b/>
      <w:bCs/>
      <w:sz w:val="32"/>
      <w:szCs w:val="32"/>
    </w:rPr>
  </w:style>
  <w:style w:type="character" w:customStyle="1" w:styleId="4Char">
    <w:name w:val="标题 4 Char"/>
    <w:basedOn w:val="a0"/>
    <w:link w:val="4"/>
    <w:uiPriority w:val="9"/>
    <w:semiHidden/>
    <w:rPr>
      <w:rFonts w:asciiTheme="majorHAnsi" w:eastAsiaTheme="majorEastAsia" w:hAnsiTheme="majorHAnsi" w:cstheme="majorBidi"/>
      <w:b/>
      <w:bCs/>
      <w:sz w:val="28"/>
      <w:szCs w:val="28"/>
    </w:rPr>
  </w:style>
  <w:style w:type="paragraph" w:styleId="a4">
    <w:name w:val="Balloon Text"/>
    <w:basedOn w:val="a"/>
    <w:link w:val="Char"/>
    <w:uiPriority w:val="99"/>
    <w:semiHidden/>
    <w:unhideWhenUsed/>
    <w:rsid w:val="00FC7A84"/>
    <w:rPr>
      <w:sz w:val="18"/>
      <w:szCs w:val="18"/>
    </w:rPr>
  </w:style>
  <w:style w:type="character" w:customStyle="1" w:styleId="Char">
    <w:name w:val="批注框文本 Char"/>
    <w:basedOn w:val="a0"/>
    <w:link w:val="a4"/>
    <w:uiPriority w:val="99"/>
    <w:semiHidden/>
    <w:rsid w:val="00FC7A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196</Words>
  <Characters>1122</Characters>
  <Application>Microsoft Office Word</Application>
  <DocSecurity>0</DocSecurity>
  <Lines>9</Lines>
  <Paragraphs>2</Paragraphs>
  <ScaleCrop>false</ScaleCrop>
  <Company/>
  <LinksUpToDate>false</LinksUpToDate>
  <CharactersWithSpaces>1316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实验设计</dc:title>
  <dc:subject/>
  <dc:creator>蔡 兆钦</dc:creator>
  <cp:keywords/>
  <dc:description/>
  <cp:lastModifiedBy>Jerry Li</cp:lastModifiedBy>
  <cp:revision>6</cp:revision>
  <dcterms:created xsi:type="dcterms:W3CDTF">2018-09-22T09:40:00Z</dcterms:created>
  <dcterms:modified xsi:type="dcterms:W3CDTF">2018-09-23T07:50:00Z</dcterms:modified>
</cp:coreProperties>
</file>